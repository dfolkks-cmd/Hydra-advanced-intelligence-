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document "Finalize presentation structure as a professional...", here are suggested improvements focused on clarity, impact, and alignment with NSF SBIR goals: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Project Pitch (Phase 1):</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"The Technology Innovation" Section:</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"Swarm":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"Metacognitive Reasoning Neural Network Swarm" is highly technical, consider adding a brief, high-level metaphor or analogy to immediately ground the concept for the non-niche technical reviewer.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Briefly compare the swarm to a "council of expert agents" that deliberate.</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"Differentiation":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"Glass Box" is a strong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the bullet point to lead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customer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Regulatory Compliance/Auditability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by the technical enabler (Byzantine Fault Tolerance and IBM-backed lineage).</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 "Technical Objectives and Challenges" Section:</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on Measurable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objectives clearly imply what success looks like.</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"Validate," aim for "Achieve X% accuracy in detecting and culling 'wolfpack' signals within a 1-day simulated market period using the ARC-P mechanism."</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sub-100ms latency is good, explicitly link it to a critical financial action: "Optimize the Evolution Engine (RL) for sub-100ms latency to enable real-time risk mitigation and Level 2 order book decision-making."</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Bolster "Market Opportunity" Section:</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Quantify the Pain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"The inability to audit AI decisions," include a market impact statistic or a clear consequence (e.g., "leading to estimated X billion in regulatory fines annually" or "leading to critical system failures during market volatility events").</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Full Proposal Structure (Phase 2):</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the "Intellectual Merit" Section:</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description, "Prove the scientific foundation of your Metacognitive Reasoning," is too vague.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Specify the core scientific novelty, such as "Presenting experimental data on the Metacognitive Loop's superior signal-to-noise ratio compared to standard deep learning models."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Maximize "Broader Impacts" Section:</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"How this technology makes the global financial system safer and more transparent" is good, NSF favors specific societal benefits.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Add a bullet point or phrase that mentions its potential beyond finance, such as "Developing generalizable frameworks for robust, auditable AI that can be applied to critical infrastructure sectors (e.g., energy grid management or healthcare diagnostics)."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Submission Checklist Improvement: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PI's Role/Commitment: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"PI Statement," ensure the document specifies that the PI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 at least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person-months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FTE) to the project over the Phase I period, as this is a common NSF expectation for high-impact grants, even though the grant only mandates 67% of R&amp;D work.</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document "Finalize presentation structure as a professional...", here are suggested improvements focused on clarity, impact, and alignment with NSF SBIR goals: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Project Pitch (Phase 1):</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"The Technology Innovation" Section: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"Swarm":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"Metacognitive Reasoning Neural Network Swarm" is highly technical, consider adding a brief, high-level metaphor or analogy to immediately ground the concept for the non-niche technical reviewer.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Briefly compare the swarm to a "council of expert agents" that deliberate.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"Differentiation":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"Glass Box" is a strong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the bullet point to lead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customer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Regulatory Compliance/Auditability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by the technical enabler (Byzantine Fault Tolerance and IBM-backed lineage).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 "Technical Objectives and Challenges" Section:</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on Measurable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objectives clearly imply what success looks like.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"Validate," aim for "Achieve X% accuracy in detecting and culling 'wolfpack' signals within a 1-day simulated market period using the ARC-P mechanism."</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sub-100ms latency is good, explicitly link it to a critical financial action: "Optimize the Evolution Engine (RL) for sub-100ms latency to enable real-time risk mitigation and Level 2 order book decision-making."</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Bolster "Market Opportunity" Section:</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Quantify the Pain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"The inability to audit AI decisions," include a market impact statistic or a clear consequence (e.g., "leading to estimated X billion in regulatory fines annually" or "leading to critical system failures during market volatility events").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Full Proposal Structure (Phase 2):</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the "Intellectual Merit" Section: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description, "Prove the scientific foundation of your Metacognitive Reasoning," is too vague.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Specify the core scientific novelty, such as "Presenting experimental data on the Metacognitive Loop's superior signal-to-noise ratio compared to standard deep learning models."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Maximize "Broader Impacts" Section:</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"How this technology makes the global financial system safer and more transparent" is good, NSF favors specific societal benefits.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Add a bullet point or phrase that mentions its potential beyond finance, such as "Developing generalizable frameworks for robust, auditable AI that can be applied to critical infrastructure sectors (e.g., energy grid management or healthcare diagnostics)."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Submission Checklist Improvement:</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PI's Role/Commitment: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"PI Statement," ensure the document specifies that the PI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 at least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person-months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FTE) to the project over the Phase I period, as this is a common NSF expectation for high-impact grants, even though the grant only mandates 67% of R&amp;D work.</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xecutive solutions LLC" w:id="0" w:date="2026-02-20T20:44:42Z"/>
          <w:rFonts w:ascii="Arial" w:cs="Arial" w:eastAsia="Arial" w:hAnsi="Arial"/>
          <w:b w:val="1"/>
          <w:bCs w:val="1"/>
          <w:i w:val="0"/>
          <w:iCs w:val="0"/>
          <w:smallCaps w:val="0"/>
          <w:strike w:val="0"/>
          <w:color w:val="000000"/>
          <w:sz w:val="22"/>
          <w:szCs w:val="22"/>
          <w:u w:val="none"/>
          <w:shd w:fill="auto" w:val="clear"/>
          <w:vertAlign w:val="baseline"/>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Improved Phase 1: The Project Pitch (Incorporating Previous Suggestions)</w:t>
        </w:r>
        <w:r w:rsidDel="00000000" w:rsidR="00000000" w:rsidRPr="00000000">
          <w:rPr>
            <w:rtl w:val="0"/>
          </w:rPr>
        </w:r>
      </w:ins>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pPr>
      <w:ins w:author="Executive solutions LLC" w:id="0" w:date="2026-02-20T20:44:42Z">
        <w:r w:rsidDel="00000000" w:rsidR="00000000" w:rsidRPr="00000000">
          <w:rPr>
            <w:rtl w:val="0"/>
          </w:rPr>
        </w:r>
      </w:ins>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Executive solutions LLC" w:id="0" w:date="2026-02-20T20:44:42Z"/>
          <w:rFonts w:ascii="Arial" w:cs="Arial" w:eastAsia="Arial" w:hAnsi="Arial"/>
          <w:b w:val="1"/>
          <w:bCs w:val="1"/>
          <w:i w:val="0"/>
          <w:iCs w:val="0"/>
          <w:smallCaps w:val="0"/>
          <w:strike w:val="0"/>
          <w:color w:val="000000"/>
          <w:sz w:val="22"/>
          <w:szCs w:val="22"/>
          <w:u w:val="none"/>
          <w:shd w:fill="auto" w:val="clear"/>
          <w:vertAlign w:val="baseline"/>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pPr>
      <w:ins w:author="Executive solutions LLC" w:id="0" w:date="2026-02-20T20:44:4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Here is the revised text for the core sections of the Project Pitch, incorporating the suggestions for greater clarity, measurable outcomes, and impact alignment with NSF goals:-----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Technology Innovation (Improved Text)</w:t>
        </w:r>
        <w:r w:rsidDel="00000000" w:rsidR="00000000" w:rsidRPr="00000000">
          <w:rPr>
            <w:rtl w:val="0"/>
          </w:rPr>
        </w:r>
      </w:ins>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The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Introduce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Metacognitive Reasoning Neural Network Swarm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This is a hierarchical, self-managing modular system for complex, multimodal problem solving.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You can think of the Swarm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"council of expert agents"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that deliberate and reach a final, verifiable consensus.</w:t>
        </w:r>
        <w:r w:rsidDel="00000000" w:rsidR="00000000" w:rsidRPr="00000000">
          <w:rPr>
            <w:rtl w:val="0"/>
          </w:rPr>
        </w:r>
      </w:ins>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High-Risk R&amp;D: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Detail why this is "unproven." Focus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Adversarial Consensus Protocol (ARC-P)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and the ability of System 2 to override System 1 heuristics based on memory-augmented deliberation.</w:t>
        </w:r>
        <w:r w:rsidDel="00000000" w:rsidR="00000000" w:rsidRPr="00000000">
          <w:rPr>
            <w:rtl w:val="0"/>
          </w:rPr>
        </w:r>
      </w:ins>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Differentiation: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Contrast this with "Black Box" AI. The key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Regulatory Compliance and Auditability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by leading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of 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Highlight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Byzantine Fault Tolerance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(33% threshold)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IBM-backed data lineage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as the keys to creating a "Glass Box" system for enterprise finance.</w:t>
        </w:r>
        <w:r w:rsidDel="00000000" w:rsidR="00000000" w:rsidRPr="00000000">
          <w:rPr>
            <w:rtl w:val="0"/>
          </w:rPr>
        </w:r>
      </w:ins>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Executive solutions LLC" w:id="0" w:date="2026-02-20T20:44:42Z"/>
          <w:rFonts w:ascii="Arial" w:cs="Arial" w:eastAsia="Arial" w:hAnsi="Arial"/>
          <w:b w:val="1"/>
          <w:bCs w:val="1"/>
          <w:i w:val="0"/>
          <w:iCs w:val="0"/>
          <w:smallCaps w:val="0"/>
          <w:strike w:val="0"/>
          <w:color w:val="000000"/>
          <w:sz w:val="22"/>
          <w:szCs w:val="22"/>
          <w:u w:val="none"/>
          <w:shd w:fill="auto" w:val="clear"/>
          <w:vertAlign w:val="baseline"/>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Technical Objectives and Challenges (Improved Text)</w:t>
        </w:r>
        <w:r w:rsidDel="00000000" w:rsidR="00000000" w:rsidRPr="00000000">
          <w:rPr>
            <w:rtl w:val="0"/>
          </w:rPr>
        </w:r>
      </w:ins>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Objective 1 (Measurable):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Achieve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X%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 detecting and culling "wolfpack" signals (correlated biases) within a 1-day simulated market period using the ARC-P mechanism.</w:t>
        </w:r>
        <w:r w:rsidDel="00000000" w:rsidR="00000000" w:rsidRPr="00000000">
          <w:rPr>
            <w:rtl w:val="0"/>
          </w:rPr>
        </w:r>
      </w:ins>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Objective 2 (Measurable &amp; Action-Oriented):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Optimize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Evolution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(Reinforcement Learning)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sub-100ms 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to enable real-time risk mitigation and Level 2 order book decision-making.</w:t>
        </w:r>
        <w:r w:rsidDel="00000000" w:rsidR="00000000" w:rsidRPr="00000000">
          <w:rPr>
            <w:rtl w:val="0"/>
          </w:rPr>
        </w:r>
      </w:ins>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Challenge: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Explain the difficulty of maintaining an immutable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OMEGA ROOT Governance Kernel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while allowing the swarm to mutate its own operational strategies.</w:t>
        </w:r>
        <w:r w:rsidDel="00000000" w:rsidR="00000000" w:rsidRPr="00000000">
          <w:rPr>
            <w:rtl w:val="0"/>
          </w:rPr>
        </w:r>
      </w:ins>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ns w:author="Executive solutions LLC" w:id="0" w:date="2026-02-20T20:44:42Z"/>
          <w:rFonts w:ascii="Arial" w:cs="Arial" w:eastAsia="Arial" w:hAnsi="Arial"/>
          <w:b w:val="1"/>
          <w:bCs w:val="1"/>
          <w:i w:val="0"/>
          <w:iCs w:val="0"/>
          <w:smallCaps w:val="0"/>
          <w:strike w:val="0"/>
          <w:color w:val="000000"/>
          <w:sz w:val="22"/>
          <w:szCs w:val="22"/>
          <w:u w:val="none"/>
          <w:shd w:fill="auto" w:val="clear"/>
          <w:vertAlign w:val="baseline"/>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Market Opportunity (Improved Text)</w:t>
        </w:r>
        <w:r w:rsidDel="00000000" w:rsidR="00000000" w:rsidRPr="00000000">
          <w:rPr>
            <w:rtl w:val="0"/>
          </w:rPr>
        </w:r>
      </w:ins>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Customer 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Institutional Liquidity Providers and Hedge Funds.</w:t>
        </w:r>
        <w:r w:rsidDel="00000000" w:rsidR="00000000" w:rsidRPr="00000000">
          <w:rPr>
            <w:rtl w:val="0"/>
          </w:rPr>
        </w:r>
      </w:ins>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Pain Point (Quantified):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The inability to audit AI decisions in high-stakes environments, leading to regulatory and catastrophic risk, which is currently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leading to estimated X billion in regulatory fines annually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r w:rsidDel="00000000" w:rsidR="00000000" w:rsidRPr="00000000">
          <w:rPr>
            <w:rtl w:val="0"/>
          </w:rPr>
        </w:r>
      </w:ins>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ins w:author="Executive solutions LLC" w:id="0" w:date="2026-02-20T20:44:42Z"/>
          <w:rFonts w:ascii="Arial" w:cs="Arial" w:eastAsia="Arial" w:hAnsi="Arial"/>
          <w:b w:val="0"/>
          <w:bCs w:val="0"/>
          <w:i w:val="0"/>
          <w:iCs w:val="0"/>
          <w:smallCaps w:val="0"/>
          <w:strike w:val="0"/>
          <w:color w:val="000000"/>
          <w:sz w:val="22"/>
          <w:szCs w:val="22"/>
          <w:u w:val="none"/>
          <w:shd w:fill="auto" w:val="clear"/>
          <w:vertAlign w:val="baseline"/>
        </w:rPr>
      </w:pPr>
      <w:ins w:author="Executive solutions LLC" w:id="0" w:date="2026-02-20T20:44:42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Business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Package risk-management agents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XaaS APIs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Change w:author="Executive solutions LLC" w:id="1" w:date="2026-02-20T20:44:42Z">
              <w:rPr>
                <w:rFonts w:ascii="Arial" w:cs="Arial" w:eastAsia="Arial" w:hAnsi="Arial"/>
                <w:b w:val="0"/>
                <w:bCs w:val="0"/>
                <w:i w:val="0"/>
                <w:iCs w:val="0"/>
                <w:smallCaps w:val="0"/>
                <w:strike w:val="0"/>
                <w:color w:val="000000"/>
                <w:sz w:val="22"/>
                <w:szCs w:val="22"/>
                <w:u w:val="none"/>
                <w:shd w:fill="auto" w:val="clear"/>
                <w:vertAlign w:val="baseline"/>
              </w:rPr>
            </w:rPrChange>
          </w:rPr>
          <w:t xml:space="preserve"> on AWS/Azure, sold via usage-based billing.</w:t>
        </w:r>
        <w:r w:rsidDel="00000000" w:rsidR="00000000" w:rsidRPr="00000000">
          <w:rPr>
            <w:rtl w:val="0"/>
          </w:rPr>
        </w:r>
      </w:ins>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Project Pitch (Phase 1):</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"The Technology Innovation" Section:</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"Swarm":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"Metacognitive Reasoning Neural Network Swarm" is highly technical, consider adding a brief, high-level metaphor or analogy to immediately ground the concept for the non-niche technical reviewer.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Briefly compare the swarm to a "council of expert agents" that deliberate.</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"Differentiation":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"Glass Box" is a strong 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Rephrase the bullet point to lead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customer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Regulatory Compliance/Auditability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followed by the technical enabler (Byzantine Fault Tolerance and IBM-backed lineage).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 "Technical Objectives and Challenges" Section:</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on Measurable Outcomes: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objectives clearly imply what success looks like.</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"Validate," aim for "Achieve X% accuracy in detecting and culling 'wolfpack' signals within a 1-day simulated market period using the ARC-P mechanism."</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for Objective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sub-100ms latency is good, explicitly link it to a critical financial action: "Optimize the Evolution Engine (RL) for sub-100ms latency to enable real-time risk mitigation and Level 2 order book decision-making."</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Bolster "Market Opportunity" Section:</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Quantify the Pain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just "The inability to audit AI decisions," include a market impact statistic or a clear consequence (e.g., "leading to estimated X billion in regulatory fines annually" or "leading to critical system failures during market volatility events").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Improvements for the Full Proposal Structure (Phase 2):</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Strengthen the "Intellectual Merit" Section:</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description, "Prove the scientific foundation of your Metacognitive Reasoning," is too vague.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Specify the core scientific novelty, such as "Presenting experimental data on the Metacognitive Loop's superior signal-to-noise ratio compared to standard deep learning models."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Maximize "Broader Impacts" Section:</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"How this technology makes the global financial system safer and more transparent" is good, NSF favors specific societal benefits.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Suggestion: Add a bullet point or phrase that mentions its potential beyond finance, such as "Developing generalizable frameworks for robust, auditable AI that can be applied to critical infrastructure sectors (e.g., energy grid management or healthcare diagnostics)."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 Submission Checklist Improvement:</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Clarify PI's Role/Commitment: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"PI Statement," ensure the document specifies that the PI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commit at least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person-months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FTE) to the project over the Phase I period, as this is a common NSF expectation for high-impact grants, even though the grant only mandates 67% of R&amp;D work.</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The Project Pitch (The "Ticket" to Apply)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Before submitting a full proposal, you must submit a </w:t>
      </w:r>
      <w:r w:rsidDel="00000000" w:rsidR="00000000" w:rsidRPr="00000000">
        <w:rPr>
          <w:b w:val="1"/>
          <w:bCs w:val="1"/>
          <w:rtl w:val="0"/>
        </w:rPr>
        <w:t xml:space="preserve">Project Pitch</w:t>
      </w:r>
      <w:r w:rsidDel="00000000" w:rsidR="00000000" w:rsidRPr="00000000">
        <w:rPr>
          <w:rtl w:val="0"/>
        </w:rPr>
        <w:t xml:space="preserve"> (up to 1,500 words/10,500 characters) and receive an invitation from an NSF Program Director.</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Technology Innovation (Up to 3,500 characters)</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Vision:</w:t>
      </w:r>
      <w:r w:rsidDel="00000000" w:rsidR="00000000" w:rsidRPr="00000000">
        <w:rPr>
          <w:rtl w:val="0"/>
        </w:rPr>
        <w:t xml:space="preserve"> Introduce the </w:t>
      </w:r>
      <w:r w:rsidDel="00000000" w:rsidR="00000000" w:rsidRPr="00000000">
        <w:rPr>
          <w:b w:val="1"/>
          <w:bCs w:val="1"/>
          <w:rtl w:val="0"/>
        </w:rPr>
        <w:t xml:space="preserve">Metacognitive Reasoning Neural Network Swarm</w:t>
      </w:r>
      <w:r w:rsidDel="00000000" w:rsidR="00000000" w:rsidRPr="00000000">
        <w:rPr>
          <w:rtl w:val="0"/>
        </w:rPr>
        <w:t xml:space="preserve">. Explain that it is a hierarchical, self-managing modular system designed for complex, multimodal problem solving.</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High-Risk R&amp;D:</w:t>
      </w:r>
      <w:r w:rsidDel="00000000" w:rsidR="00000000" w:rsidRPr="00000000">
        <w:rPr>
          <w:rtl w:val="0"/>
        </w:rPr>
        <w:t xml:space="preserve"> Detail why this is "unproven." Focus on the </w:t>
      </w:r>
      <w:r w:rsidDel="00000000" w:rsidR="00000000" w:rsidRPr="00000000">
        <w:rPr>
          <w:b w:val="1"/>
          <w:bCs w:val="1"/>
          <w:rtl w:val="0"/>
        </w:rPr>
        <w:t xml:space="preserve">Adversarial Consensus Protocol (ARC-P)</w:t>
      </w:r>
      <w:r w:rsidDel="00000000" w:rsidR="00000000" w:rsidRPr="00000000">
        <w:rPr>
          <w:rtl w:val="0"/>
        </w:rPr>
        <w:t xml:space="preserve"> and the ability of System 2 to override System 1 heuristics based on memory-augmented deliberation.</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Differentiation:</w:t>
      </w:r>
      <w:r w:rsidDel="00000000" w:rsidR="00000000" w:rsidRPr="00000000">
        <w:rPr>
          <w:rtl w:val="0"/>
        </w:rPr>
        <w:t xml:space="preserve"> Contrast this with "Black Box" AI. Highlight your </w:t>
      </w:r>
      <w:r w:rsidDel="00000000" w:rsidR="00000000" w:rsidRPr="00000000">
        <w:rPr>
          <w:b w:val="1"/>
          <w:bCs w:val="1"/>
          <w:rtl w:val="0"/>
        </w:rPr>
        <w:t xml:space="preserve">Byzantine Fault Tolerance</w:t>
      </w:r>
      <w:r w:rsidDel="00000000" w:rsidR="00000000" w:rsidRPr="00000000">
        <w:rPr>
          <w:rtl w:val="0"/>
        </w:rPr>
        <w:t xml:space="preserve"> (33% threshold) and </w:t>
      </w:r>
      <w:r w:rsidDel="00000000" w:rsidR="00000000" w:rsidRPr="00000000">
        <w:rPr>
          <w:b w:val="1"/>
          <w:bCs w:val="1"/>
          <w:rtl w:val="0"/>
        </w:rPr>
        <w:t xml:space="preserve">IBM-backed data lineage</w:t>
      </w:r>
      <w:r w:rsidDel="00000000" w:rsidR="00000000" w:rsidRPr="00000000">
        <w:rPr>
          <w:rtl w:val="0"/>
        </w:rPr>
        <w:t xml:space="preserve"> as the keys to creating a "Glass Box" system for enterprise finance.</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Technical Objectives and Challenges (Up to 3,500 characters)</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 1:</w:t>
      </w:r>
      <w:r w:rsidDel="00000000" w:rsidR="00000000" w:rsidRPr="00000000">
        <w:rPr>
          <w:rtl w:val="0"/>
        </w:rPr>
        <w:t xml:space="preserve"> Validate the </w:t>
      </w:r>
      <w:r w:rsidDel="00000000" w:rsidR="00000000" w:rsidRPr="00000000">
        <w:rPr>
          <w:b w:val="1"/>
          <w:bCs w:val="1"/>
          <w:rtl w:val="0"/>
        </w:rPr>
        <w:t xml:space="preserve">ARC-P mechanism</w:t>
      </w:r>
      <w:r w:rsidDel="00000000" w:rsidR="00000000" w:rsidRPr="00000000">
        <w:rPr>
          <w:rtl w:val="0"/>
        </w:rPr>
        <w:t xml:space="preserve"> to ensure the swarm can detect and culling "wolfpack" signals (correlated biases) without human intervention.</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 2:</w:t>
      </w:r>
      <w:r w:rsidDel="00000000" w:rsidR="00000000" w:rsidRPr="00000000">
        <w:rPr>
          <w:rtl w:val="0"/>
        </w:rPr>
        <w:t xml:space="preserve"> Optimize the </w:t>
      </w:r>
      <w:r w:rsidDel="00000000" w:rsidR="00000000" w:rsidRPr="00000000">
        <w:rPr>
          <w:b w:val="1"/>
          <w:bCs w:val="1"/>
          <w:rtl w:val="0"/>
        </w:rPr>
        <w:t xml:space="preserve">Evolution Engine</w:t>
      </w:r>
      <w:r w:rsidDel="00000000" w:rsidR="00000000" w:rsidRPr="00000000">
        <w:rPr>
          <w:rtl w:val="0"/>
        </w:rPr>
        <w:t xml:space="preserve"> (Reinforcement Learning) for sub-100ms latency on Level 2 order book data, ensuring the system can adapt in real-time to shifting market regimes.</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w:t>
      </w:r>
      <w:r w:rsidDel="00000000" w:rsidR="00000000" w:rsidRPr="00000000">
        <w:rPr>
          <w:rtl w:val="0"/>
        </w:rPr>
        <w:t xml:space="preserve"> Explain the difficulty of maintaining an immutable </w:t>
      </w:r>
      <w:r w:rsidDel="00000000" w:rsidR="00000000" w:rsidRPr="00000000">
        <w:rPr>
          <w:b w:val="1"/>
          <w:bCs w:val="1"/>
          <w:rtl w:val="0"/>
        </w:rPr>
        <w:t xml:space="preserve">OMEGA ROOT Governance Kernel</w:t>
      </w:r>
      <w:r w:rsidDel="00000000" w:rsidR="00000000" w:rsidRPr="00000000">
        <w:rPr>
          <w:rtl w:val="0"/>
        </w:rPr>
        <w:t xml:space="preserve"> while allowing the swarm to mutate its own operational strategies.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Market Opportunity (Up to 1,750 characters)</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Customer Profile:</w:t>
      </w:r>
      <w:r w:rsidDel="00000000" w:rsidR="00000000" w:rsidRPr="00000000">
        <w:rPr>
          <w:rtl w:val="0"/>
        </w:rPr>
        <w:t xml:space="preserve"> Institutional Liquidity Providers and Hedge Funds.</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Pain Point:</w:t>
      </w:r>
      <w:r w:rsidDel="00000000" w:rsidR="00000000" w:rsidRPr="00000000">
        <w:rPr>
          <w:rtl w:val="0"/>
        </w:rPr>
        <w:t xml:space="preserve"> The inability to audit AI decisions in high-stakes environments, leading to regulatory and catastrophic risk.</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Model:</w:t>
      </w:r>
      <w:r w:rsidDel="00000000" w:rsidR="00000000" w:rsidRPr="00000000">
        <w:rPr>
          <w:rtl w:val="0"/>
        </w:rPr>
        <w:t xml:space="preserve"> Package risk-management agents as </w:t>
      </w:r>
      <w:r w:rsidDel="00000000" w:rsidR="00000000" w:rsidRPr="00000000">
        <w:rPr>
          <w:b w:val="1"/>
          <w:bCs w:val="1"/>
          <w:rtl w:val="0"/>
        </w:rPr>
        <w:t xml:space="preserve">XaaS APIs</w:t>
      </w:r>
      <w:r w:rsidDel="00000000" w:rsidR="00000000" w:rsidRPr="00000000">
        <w:rPr>
          <w:rtl w:val="0"/>
        </w:rPr>
        <w:t xml:space="preserve"> on AWS/Azure, sold via usage-based billing.</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Company and Team (Up to 1,750 characters)</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Credibility:</w:t>
      </w:r>
      <w:r w:rsidDel="00000000" w:rsidR="00000000" w:rsidRPr="00000000">
        <w:rPr>
          <w:rtl w:val="0"/>
        </w:rPr>
        <w:t xml:space="preserve"> Highlight your expertise in </w:t>
      </w:r>
      <w:r w:rsidDel="00000000" w:rsidR="00000000" w:rsidRPr="00000000">
        <w:rPr>
          <w:b w:val="1"/>
          <w:bCs w:val="1"/>
          <w:rtl w:val="0"/>
        </w:rPr>
        <w:t xml:space="preserve">Quantitative Finance and Distributed Systems</w:t>
      </w:r>
      <w:r w:rsidDel="00000000" w:rsidR="00000000" w:rsidRPr="00000000">
        <w:rPr>
          <w:rtl w:val="0"/>
        </w:rPr>
        <w:t xml:space="preserve">. Mention your successful integration of </w:t>
      </w:r>
      <w:r w:rsidDel="00000000" w:rsidR="00000000" w:rsidRPr="00000000">
        <w:rPr>
          <w:b w:val="1"/>
          <w:bCs w:val="1"/>
          <w:rtl w:val="0"/>
        </w:rPr>
        <w:t xml:space="preserve">IBM Cloud Pak for Data</w:t>
      </w:r>
      <w:r w:rsidDel="00000000" w:rsidR="00000000" w:rsidRPr="00000000">
        <w:rPr>
          <w:rtl w:val="0"/>
        </w:rPr>
        <w:t xml:space="preserve"> for automated lineage.</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 Statement:</w:t>
      </w:r>
      <w:r w:rsidDel="00000000" w:rsidR="00000000" w:rsidRPr="00000000">
        <w:rPr>
          <w:rtl w:val="0"/>
        </w:rPr>
        <w:t xml:space="preserve"> Designate a Principal Investigator (PI) who will lead the 67% of R&amp;D work mandated by the grant.</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Full Proposal Structure (If Invited)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pitch is invited, you will submit a 15-page </w:t>
      </w:r>
      <w:r w:rsidDel="00000000" w:rsidR="00000000" w:rsidRPr="00000000">
        <w:rPr>
          <w:b w:val="1"/>
          <w:bCs w:val="1"/>
          <w:rtl w:val="0"/>
        </w:rPr>
        <w:t xml:space="preserve">Project Description</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Elevator Pitch</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One-paragraph summary of the "Cognitive Leap" in financial risk.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Opportunity</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dive into the $3B+ AI analytics market and your XaaS scaling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Technical Solution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schematic of the </w:t>
            </w:r>
            <w:r w:rsidDel="00000000" w:rsidR="00000000" w:rsidRPr="00000000">
              <w:rPr>
                <w:b w:val="1"/>
                <w:bCs w:val="1"/>
                <w:rtl w:val="0"/>
              </w:rPr>
              <w:t xml:space="preserve">7-Agent Swarm</w:t>
            </w:r>
            <w:r w:rsidDel="00000000" w:rsidR="00000000" w:rsidRPr="00000000">
              <w:rPr>
                <w:rtl w:val="0"/>
              </w:rPr>
              <w:t xml:space="preserve"> and </w:t>
            </w:r>
            <w:r w:rsidDel="00000000" w:rsidR="00000000" w:rsidRPr="00000000">
              <w:rPr>
                <w:b w:val="1"/>
                <w:bCs w:val="1"/>
                <w:rtl w:val="0"/>
              </w:rPr>
              <w:t xml:space="preserve">Neural Context Protocol</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Intellectual Merit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the scientific foundation of your </w:t>
            </w:r>
            <w:r w:rsidDel="00000000" w:rsidR="00000000" w:rsidRPr="00000000">
              <w:rPr>
                <w:b w:val="1"/>
                <w:bCs w:val="1"/>
                <w:rtl w:val="0"/>
              </w:rPr>
              <w:t xml:space="preserve">Metacognitive Reasoning</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Broader Impacts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this technology makes the global financial system safer and more transparent.</w:t>
            </w:r>
          </w:p>
        </w:tc>
      </w:tr>
    </w:tbl>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Checklist for Submission:</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Register Early:</w:t>
      </w:r>
      <w:r w:rsidDel="00000000" w:rsidR="00000000" w:rsidRPr="00000000">
        <w:rPr>
          <w:rtl w:val="0"/>
        </w:rPr>
        <w:t xml:space="preserve"> Obtain your </w:t>
      </w:r>
      <w:r w:rsidDel="00000000" w:rsidR="00000000" w:rsidRPr="00000000">
        <w:rPr>
          <w:b w:val="1"/>
          <w:bCs w:val="1"/>
          <w:rtl w:val="0"/>
        </w:rPr>
        <w:t xml:space="preserve">UEI (SAM.gov)</w:t>
      </w:r>
      <w:r w:rsidDel="00000000" w:rsidR="00000000" w:rsidRPr="00000000">
        <w:rPr>
          <w:rtl w:val="0"/>
        </w:rPr>
        <w:t xml:space="preserve"> and </w:t>
      </w:r>
      <w:r w:rsidDel="00000000" w:rsidR="00000000" w:rsidRPr="00000000">
        <w:rPr>
          <w:b w:val="1"/>
          <w:bCs w:val="1"/>
          <w:rtl w:val="0"/>
        </w:rPr>
        <w:t xml:space="preserve">SBC ID (SBA.gov)</w:t>
      </w:r>
      <w:r w:rsidDel="00000000" w:rsidR="00000000" w:rsidRPr="00000000">
        <w:rPr>
          <w:rtl w:val="0"/>
        </w:rPr>
        <w:t xml:space="preserve">. This takes 2+ weeks.</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Jargon:</w:t>
      </w:r>
      <w:r w:rsidDel="00000000" w:rsidR="00000000" w:rsidRPr="00000000">
        <w:rPr>
          <w:rtl w:val="0"/>
        </w:rPr>
        <w:t xml:space="preserve"> Write the pitch for a technical audience that may not be experts in </w:t>
      </w:r>
      <w:r w:rsidDel="00000000" w:rsidR="00000000" w:rsidRPr="00000000">
        <w:rPr>
          <w:i w:val="1"/>
          <w:iCs w:val="1"/>
          <w:rtl w:val="0"/>
        </w:rPr>
        <w:t xml:space="preserve">your</w:t>
      </w:r>
      <w:r w:rsidDel="00000000" w:rsidR="00000000" w:rsidRPr="00000000">
        <w:rPr>
          <w:rtl w:val="0"/>
        </w:rPr>
        <w:t xml:space="preserve"> specific niche.</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PDF Ready:</w:t>
      </w:r>
      <w:r w:rsidDel="00000000" w:rsidR="00000000" w:rsidRPr="00000000">
        <w:rPr>
          <w:rtl w:val="0"/>
        </w:rPr>
        <w:t xml:space="preserve"> While the pitch is entered into a web form, keep a PDF version (including your </w:t>
      </w:r>
      <w:r w:rsidDel="00000000" w:rsidR="00000000" w:rsidRPr="00000000">
        <w:rPr>
          <w:b w:val="1"/>
          <w:bCs w:val="1"/>
          <w:rtl w:val="0"/>
        </w:rPr>
        <w:t xml:space="preserve">Agent Council Deliberation Reports</w:t>
      </w:r>
      <w:r w:rsidDel="00000000" w:rsidR="00000000" w:rsidRPr="00000000">
        <w:rPr>
          <w:rtl w:val="0"/>
        </w:rPr>
        <w:t xml:space="preserve">) ready for technical follow-ups.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0000ee"/>
            <w:u w:val="single"/>
            <w:rtl w:val="0"/>
          </w:rPr>
          <w:t xml:space="preserve">Preparing an NSF Project Pitch</w:t>
        </w:r>
      </w:hyperlink>
      <w:r w:rsidDel="00000000" w:rsidR="00000000" w:rsidRPr="00000000">
        <w:rPr>
          <w:rtl w:val="0"/>
        </w:rPr>
        <w:t xml:space="preserve"> This video provides a walkthrough from a former NSF consultant on exactly how to phrase your innovation to move from a pitch to a full $275,000 Phase I invitation.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w_dKxHsU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